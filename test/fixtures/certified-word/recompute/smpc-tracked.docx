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ANNEX I</w:t>
      </w:r>
    </w:p>
    <w:p>
      <w:r>
        <w:t xml:space="preserve">SUMMARY OF PRODUCT CHARACTERISTICS</w:t>
      </w:r>
    </w:p>
    <w:p>
      <w:r>
        <w:t xml:space="preserve">Synthetic text, not for clinical use.</w:t>
      </w:r>
    </w:p>
    <w:p>
      <w:r>
        <w:t xml:space="preserve">1. NAME OF THE MEDICINAL PRODUCT</w:t>
      </w:r>
    </w:p>
    <w:p>
      <w:r>
        <w:t xml:space="preserve">Synthetic Exampline 10 mg film-coated tablets</w:t>
      </w:r>
    </w:p>
    <w:p>
      <w:r>
        <w:t xml:space="preserve">Synthetic text, not for clinical use.</w:t>
      </w:r>
    </w:p>
    <w:p>
      <w:r>
        <w:t xml:space="preserve">2. QUALITATIVE AND QUANTITATIVE COMPOSITION</w:t>
      </w:r>
    </w:p>
    <w:p>
      <w:r>
        <w:t xml:space="preserve">Synthetic text, not for clinical use.</w:t>
      </w:r>
    </w:p>
    <w:p>
      <w:r>
        <w:t xml:space="preserve">3. PHARMACEUTICAL FORM</w:t>
      </w:r>
    </w:p>
    <w:p>
      <w:r>
        <w:t xml:space="preserve">Synthetic text, not for clinical use.</w:t>
      </w:r>
    </w:p>
    <w:p>
      <w:r>
        <w:t xml:space="preserve">4. CLINICAL PARTICULARS</w:t>
      </w:r>
    </w:p>
    <w:p>
      <w:r>
        <w:t xml:space="preserve">Synthetic text, not for clinical use.</w:t>
      </w:r>
    </w:p>
    <w:p>
      <w:r>
        <w:t xml:space="preserve">4.1 Therapeutic indications</w:t>
      </w:r>
    </w:p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text, not for clinical use.</w:t>
      </w:r>
    </w:p>
    <w:p>
      <w:r>
        <w:t xml:space="preserve">Area 10 mm</w:t>
      </w:r>
      <w:r>
        <w:rPr>
          <w:vertAlign w:val="superscript"/>
        </w:rPr>
        <w:t xml:space="preserve">2</w:t>
      </w:r>
      <w:r>
        <w:t xml:space="preserve">, synthetic.</w:t>
      </w:r>
    </w:p>
    <w:p>
      <w:r>
        <w:t xml:space="preserve">Store below </w:t>
      </w:r>
      <w:del w:id="1" w:author="Synthetic" w:date="2024-01-01T00:00:00Z">
        <w:r>
          <w:delText>25</w:delText>
        </w:r>
      </w:del>
      <w:ins w:id="2" w:author="Synthetic" w:date="2024-01-01T00:00:00Z">
        <w:r>
          <w:t xml:space="preserve">30</w:t>
        </w:r>
      </w:ins>
      <w:r>
        <w:t xml:space="preserve"> °C, not for clinical use.</w:t>
      </w:r>
    </w:p>
    <w:p>
      <w:r>
        <w:t xml:space="preserve">4.2 Posology and method of administration</w:t>
      </w:r>
    </w:p>
    <w:p>
      <w:r>
        <w:t xml:space="preserve">Synthetic text, not for clinical use.</w:t>
      </w:r>
    </w:p>
    <w:p>
      <w:r>
        <w:t xml:space="preserve">Posology</w:t>
      </w:r>
    </w:p>
    <w:p>
      <w:r>
        <w:t xml:space="preserve">Synthetic text, not for clinical use.</w:t>
      </w:r>
    </w:p>
    <w:p>
      <w:r>
        <w:t xml:space="preserve">Method of administration</w:t>
      </w:r>
    </w:p>
    <w:p>
      <w:r>
        <w:t xml:space="preserve">Synthetic text, not for clinical use.</w:t>
      </w:r>
    </w:p>
    <w:p>
      <w:r>
        <w:t xml:space="preserve">4.3 Contraindications</w:t>
      </w:r>
    </w:p>
    <w:p>
      <w:r>
        <w:t xml:space="preserve">Synthetic text, not for clinical use.</w:t>
      </w:r>
    </w:p>
    <w:p>
      <w:r>
        <w:t xml:space="preserve">4.4 Special warnings and precautions for use</w:t>
      </w:r>
    </w:p>
    <w:p>
      <w:r>
        <w:t xml:space="preserve">•</w:t>
        <w:tab/>
        <w:t xml:space="preserve">First, not for clinical use.</w:t>
      </w:r>
    </w:p>
    <w:p>
      <w:r>
        <w:t xml:space="preserve">•</w:t>
        <w:tab/>
        <w:t xml:space="preserve">Second, synthetic.</w:t>
      </w:r>
    </w:p>
    <w:p>
      <w:r>
        <w:t xml:space="preserve">4.5 Interaction with other medicinal products and other forms of interaction</w:t>
      </w:r>
    </w:p>
    <w:p>
      <w:r>
        <w:t xml:space="preserve">Synthetic text, not for clinical use.</w:t>
      </w:r>
    </w:p>
    <w:p>
      <w:r>
        <w:t xml:space="preserve">4.6 Fertility, pregnancy and lactation</w:t>
      </w:r>
    </w:p>
    <w:p>
      <w:r>
        <w:t xml:space="preserve">Synthetic text, not for clinical use.</w:t>
      </w:r>
    </w:p>
    <w:p>
      <w:r>
        <w:t xml:space="preserve">4.7 Effects on ability to drive and use machines</w:t>
      </w:r>
    </w:p>
    <w:p>
      <w:r>
        <w:t xml:space="preserve">Synthetic text, not for clinical use.</w:t>
      </w:r>
    </w:p>
    <w:p>
      <w:r>
        <w:t xml:space="preserve">4.8 Undesirable effects</w:t>
      </w:r>
    </w:p>
    <w:p>
      <w:r>
        <w:t xml:space="preserve">Synthetic text, not for clinical use.</w:t>
      </w:r>
    </w:p>
    <w:p>
      <w:r>
        <w:t xml:space="preserve">Reporting of suspected adverse reactions</w:t>
      </w:r>
    </w:p>
    <w:p>
      <w:r>
        <w:t xml:space="preserve">Synthetic text, not for clinical use.</w:t>
      </w:r>
    </w:p>
    <w:p>
      <w:r>
        <w:t xml:space="preserve">4.9 Overdose</w:t>
      </w:r>
    </w:p>
    <w:p>
      <w:r>
        <w:t xml:space="preserve">Synthetic text, not for clinical use.</w:t>
      </w:r>
    </w:p>
    <w:p>
      <w:r>
        <w:t xml:space="preserve">5. PHARMACOLOGICAL PROPERTIES</w:t>
      </w:r>
    </w:p>
    <w:p>
      <w:r>
        <w:t xml:space="preserve">Synthetic text, not for clinical use.</w:t>
      </w:r>
    </w:p>
    <w:p>
      <w:r>
        <w:t xml:space="preserve">5.1 Pharmacodynamic properties</w:t>
      </w:r>
    </w:p>
    <w:p>
      <w:r>
        <w:t xml:space="preserve">Synthetic text, not for clinical use.</w:t>
      </w:r>
    </w:p>
    <w:p>
      <w:r>
        <w:t xml:space="preserve">5.2 Pharmacokinetic properties</w:t>
      </w:r>
    </w:p>
    <w:p>
      <w:r>
        <w:t xml:space="preserve">Synthetic text, not for clinical use.</w:t>
      </w:r>
    </w:p>
    <w:p>
      <w:r>
        <w:t xml:space="preserve">5.3 Preclinical safety data</w:t>
      </w:r>
    </w:p>
    <w:p>
      <w:r>
        <w:t xml:space="preserve">Synthetic text, not for clinical use.</w:t>
      </w:r>
    </w:p>
    <w:p>
      <w:r>
        <w:t xml:space="preserve">6. PHARMACEUTICAL PARTICULARS</w:t>
      </w:r>
    </w:p>
    <w:p>
      <w:r>
        <w:t xml:space="preserve">Synthetic text, not for clinical use.</w:t>
      </w:r>
    </w:p>
    <w:p>
      <w:r>
        <w:t xml:space="preserve">6.1 List of excipients</w:t>
      </w:r>
    </w:p>
    <w:p>
      <w:r>
        <w:t xml:space="preserve">Synthetic text, not for clinical use.</w:t>
      </w:r>
    </w:p>
    <w:tbl>
      <w:tblPr/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Core</w:t>
            </w:r>
          </w:p>
        </w:tc>
        <w:tc>
          <w:tcPr>
            <w:tcW w:w="2000" w:type="dxa"/>
          </w:tcPr>
          <w:p>
            <w:r>
              <w:t xml:space="preserve">Lactose</w:t>
            </w:r>
          </w:p>
        </w:tc>
      </w:tr>
      <w:tr>
        <w:tc>
          <w:tcPr>
            <w:tcW w:w="2000" w:type="dxa"/>
          </w:tcPr>
          <w:p>
            <w:r>
              <w:t xml:space="preserve">Coating</w:t>
            </w:r>
          </w:p>
        </w:tc>
        <w:tc>
          <w:tcPr>
            <w:tcW w:w="2000" w:type="dxa"/>
          </w:tcPr>
          <w:p>
            <w:r>
              <w:t xml:space="preserve">Synthetic</w:t>
            </w:r>
          </w:p>
        </w:tc>
      </w:tr>
    </w:tbl>
    <w:p>
      <w:r>
        <w:t xml:space="preserve">6.2 Incompatibilities</w:t>
      </w:r>
    </w:p>
    <w:p>
      <w:r>
        <w:t xml:space="preserve">Synthetic text, not for clinical use.</w:t>
      </w:r>
    </w:p>
    <w:p>
      <w:r>
        <w:t xml:space="preserve">6.3 Shelf life</w:t>
      </w:r>
    </w:p>
    <w:p>
      <w:r>
        <w:t xml:space="preserve">Synthetic text, not for clinical use.</w:t>
      </w:r>
    </w:p>
    <w:p>
      <w:r>
        <w:t xml:space="preserve">6.4 Special precautions for storage</w:t>
      </w:r>
    </w:p>
    <w:p>
      <w:r>
        <w:t xml:space="preserve">Synthetic text, not for clinical use.</w:t>
      </w:r>
    </w:p>
    <w:p>
      <w:r>
        <w:t xml:space="preserve">6.5 Nature and contents of container and special equipment for use, administration or implantation</w:t>
      </w:r>
    </w:p>
    <w:p>
      <w:r>
        <w:t xml:space="preserve">Synthetic text, not for clinical use.</w:t>
      </w:r>
    </w:p>
    <w:p>
      <w:r>
        <w:t xml:space="preserve">6.6 Special precautions for disposal and other handling</w:t>
      </w:r>
    </w:p>
    <w:p>
      <w:r>
        <w:t xml:space="preserve">Synthetic text, not for clinical use.</w:t>
      </w:r>
    </w:p>
    <w:p>
      <w:r>
        <w:t xml:space="preserve">7. MARKETING AUTHORISATION HOLDER</w:t>
      </w:r>
    </w:p>
    <w:p>
      <w:r>
        <w:t xml:space="preserve">Synthetic Holder B.V.</w:t>
      </w:r>
    </w:p>
    <w:p>
      <w:r>
        <w:t xml:space="preserve">1 Example Street</w:t>
      </w:r>
    </w:p>
    <w:p>
      <w:r>
        <w:t xml:space="preserve">Synthetic text, not for clinical use.</w:t>
      </w:r>
    </w:p>
    <w:p>
      <w:r>
        <w:t xml:space="preserve">8. MARKETING AUTHORISATION NUMBER(S)</w:t>
      </w:r>
    </w:p>
    <w:p>
      <w:r>
        <w:t xml:space="preserve">EU/1/24/9999/001</w:t>
      </w:r>
    </w:p>
    <w:p>
      <w:r>
        <w:t xml:space="preserve">EU/1/24/9999/002</w:t>
      </w:r>
    </w:p>
    <w:p>
      <w:r>
        <w:t xml:space="preserve">Synthetic text, not for clinical use.</w:t>
      </w:r>
    </w:p>
    <w:p>
      <w:r>
        <w:t xml:space="preserve">9. DATE OF FIRST AUTHORISATION/RENEWAL OF THE AUTHORISATION</w:t>
      </w:r>
    </w:p>
    <w:p>
      <w:r>
        <w:t xml:space="preserve">Synthetic text, not for clinical use.</w:t>
      </w:r>
    </w:p>
    <w:p>
      <w:r>
        <w:t xml:space="preserve">10. DATE OF REVISION OF THE TEXT</w:t>
      </w:r>
    </w:p>
    <w:p>
      <w:r>
        <w:t xml:space="preserve">Synthetic text, not for clinical use.</w:t>
      </w:r>
    </w:p>
  </w:body>
</w:document>
</file>

<file path=word/_rels/document.xml.rels><Relationships xmlns="http://schemas.openxmlformats.org/package/2006/relationships"/>
</file>