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rPr>
          <w:del w:id="9" w:author="Author" w:date="2026-01-01T00:00:00Z"/>
        </w:rPr>
      </w:pPr>
      <w:r>
        <w:t xml:space="preserve">a</w:t>
      </w:r>
    </w:p>
    <w:p>
      <w:pPr>
        <w:pStyle w:val="Quote"/>
        <w:rPr>
          <w:del w:id="10" w:author="Author" w:date="2026-01-01T00:00:00Z"/>
        </w:rPr>
      </w:pPr>
      <w:r>
        <w:t xml:space="preserve">b</w:t>
      </w:r>
    </w:p>
    <w:p>
      <w:r>
        <w:t xml:space="preserve">c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