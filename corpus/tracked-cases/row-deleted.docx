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/>
      <w:tblGrid>
        <w:gridCol/>
      </w:tblGrid>
      <w:tr>
        <w:tc>
          <w:p>
            <w:r>
              <w:t xml:space="preserve">kept</w:t>
            </w:r>
          </w:p>
        </w:tc>
      </w:tr>
      <w:tr>
        <w:trPr>
          <w:del w:id="4" w:author="Author" w:date="2026-01-01T00:00:00Z"/>
        </w:trPr>
        <w:tc>
          <w:p>
            <w:del w:id="2" w:author="Author" w:date="2026-01-01T00:00:00Z">
              <w:r>
                <w:delText xml:space="preserve">gone</w:delText>
              </w:r>
            </w:del>
          </w:p>
        </w:tc>
      </w:tr>
      <w:tr>
        <w:tc>
          <w:p>
            <w:r>
              <w:t xml:space="preserve">last</w:t>
            </w:r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