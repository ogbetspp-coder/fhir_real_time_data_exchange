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/>
      <w:tblGrid>
        <w:gridCol/>
      </w:tblGrid>
      <w:tr>
        <w:trPr>
          <w:del w:id="4" w:author="Author" w:date="2026-01-01T00:00:00Z"/>
        </w:trPr>
        <w:tc>
          <w:p>
            <w:del w:id="2" w:author="Author" w:date="2026-01-01T00:00:00Z">
              <w:r>
                <w:delText xml:space="preserve">gone</w:delText>
              </w:r>
            </w:del>
          </w:p>
        </w:tc>
      </w:tr>
    </w:tbl>
    <w:p>
      <w:r>
        <w:t xml:space="preserve">between</w:t>
      </w:r>
    </w:p>
    <w:tbl>
      <w:tblPr/>
      <w:tblGrid>
        <w:gridCol/>
      </w:tblGrid>
      <w:tr>
        <w:tc>
          <w:p>
            <w:r>
              <w:t xml:space="preserve">kept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