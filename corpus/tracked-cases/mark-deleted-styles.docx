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Quote"/>
        <w:rPr>
          <w:del w:id="9" w:author="Author" w:date="2026-01-01T00:00:00Z"/>
        </w:rPr>
      </w:pPr>
      <w:r>
        <w:t xml:space="preserve">First, a quote</w:t>
      </w:r>
    </w:p>
    <w:p>
      <w:pPr>
        <w:pStyle w:val="Heading1"/>
      </w:pPr>
      <w:r>
        <w:t xml:space="preserve"> joined to a heading.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