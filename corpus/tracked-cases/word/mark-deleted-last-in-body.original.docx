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B11D9" w14:textId="77777777" w:rsidR="00313173" w:rsidRDefault="00724FB9">
      <w:r>
        <w:t>one</w:t>
      </w:r>
    </w:p>
    <w:p w14:paraId="6A987CD5" w14:textId="77777777" w:rsidR="00313173" w:rsidRDefault="00724FB9">
      <w:pPr>
        <w:rPr>
          <w:del w:id="0" w:author="Author" w:date="2026-01-01T00:00:00Z"/>
        </w:rPr>
      </w:pPr>
      <w:r>
        <w:t>last</w:t>
      </w:r>
    </w:p>
    <w:sectPr w:rsidR="003131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4F37CD"/>
    <w:multiLevelType w:val="multilevel"/>
    <w:tmpl w:val="09B845C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967616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173"/>
    <w:rsid w:val="00095128"/>
    <w:rsid w:val="00313173"/>
    <w:rsid w:val="00724FB9"/>
    <w:rsid w:val="007F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16878D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