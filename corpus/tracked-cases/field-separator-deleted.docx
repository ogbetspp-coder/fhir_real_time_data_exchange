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See </w:t>
      </w:r>
      <w:r>
        <w:fldChar w:fldCharType="begin"/>
      </w:r>
      <w:r>
        <w:instrText xml:space="preserve"> DOCPROPERTY Title </w:instrText>
      </w:r>
      <w:del w:id="2" w:author="Author" w:date="2026-01-01T00:00:00Z">
        <w:r>
          <w:fldChar w:fldCharType="separate"/>
        </w:r>
      </w:del>
      <w:r>
        <w:t xml:space="preserve">the title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