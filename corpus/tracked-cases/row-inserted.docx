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Grid>
        <w:gridCol/>
      </w:tblGrid>
      <w:tr>
        <w:tc>
          <w:p>
            <w:r>
              <w:t xml:space="preserve">kept</w:t>
            </w:r>
          </w:p>
        </w:tc>
      </w:tr>
      <w:tr>
        <w:trPr>
          <w:ins w:id="4" w:author="Author" w:date="2026-01-01T00:00:00Z"/>
        </w:trPr>
        <w:tc>
          <w:p>
            <w:ins w:id="1" w:author="Author" w:date="2026-01-01T00:00:00Z">
              <w:r>
                <w:t xml:space="preserve">new row</w:t>
              </w:r>
            </w:ins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