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0"/>
          <w:numId w:val="1"/>
        </w:numPr>
        <w:rPr>
          <w:del w:id="9" w:author="Author" w:date="2026-01-01T00:00:00Z"/>
        </w:rPr>
      </w:pPr>
      <w:r>
        <w:t xml:space="preserve">two</w:t>
      </w:r>
    </w:p>
    <w:p>
      <w:r>
        <w:t xml:space="preserve"> plain</w:t>
      </w:r>
    </w:p>
    <w:p>
      <w:pPr>
        <w:numPr>
          <w:ilvl w:val="0"/>
          <w:numId w:val="1"/>
        </w:numPr>
      </w:pPr>
      <w:r>
        <w:t xml:space="preserve">three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