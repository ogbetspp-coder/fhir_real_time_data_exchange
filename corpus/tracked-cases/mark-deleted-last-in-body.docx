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one</w:t>
      </w:r>
    </w:p>
    <w:p>
      <w:pPr>
        <w:rPr>
          <w:del w:id="9" w:author="Author" w:date="2026-01-01T00:00:00Z"/>
        </w:rPr>
      </w:pPr>
      <w:r>
        <w:t xml:space="preserve">last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