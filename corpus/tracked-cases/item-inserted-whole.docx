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ins w:id="9" w:author="Author" w:date="2026-01-01T00:00:00Z"/>
        </w:rPr>
      </w:pPr>
      <w:r>
        <w:t xml:space="preserve">one</w:t>
      </w:r>
    </w:p>
    <w:p>
      <w:pPr>
        <w:numPr>
          <w:ilvl w:val="0"/>
          <w:numId w:val="1"/>
        </w:numPr>
      </w:pPr>
      <w:ins w:id="1" w:author="Author" w:date="2026-01-01T00:00:00Z">
        <w:r>
          <w:t xml:space="preserve">new</w:t>
        </w:r>
      </w:ins>
    </w:p>
    <w:p>
      <w:pPr>
        <w:numPr>
          <w:ilvl w:val="0"/>
          <w:numId w:val="1"/>
        </w:numPr>
      </w:pPr>
      <w:r>
        <w:t xml:space="preserve">two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