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  <w:rPr>
          <w:ins w:id="9" w:author="Author" w:date="2026-01-01T00:00:00Z"/>
        </w:rPr>
      </w:pPr>
      <w:r>
        <w:t xml:space="preserve">A heading</w:t>
      </w:r>
    </w:p>
    <w:p>
      <w:pPr>
        <w:pStyle w:val="Quote"/>
      </w:pPr>
      <w:ins w:id="1" w:author="Author" w:date="2026-01-01T00:00:00Z">
        <w:r>
          <w:t xml:space="preserve">then a new quote.</w:t>
        </w:r>
      </w:ins>
    </w:p>
    <w:sectPr/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  <w:lvl w:ilvl="1">
      <w:start w:val="1"/>
      <w:numFmt w:val="lowerLetter"/>
      <w:lvlText w:val="%2)"/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</w:rPr>
  </w:style>
  <w:style w:type="paragraph" w:styleId="Quote">
    <w:name w:val="Quote"/>
    <w:basedOn w:val="Normal"/>
    <w:rPr>
      <w:i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