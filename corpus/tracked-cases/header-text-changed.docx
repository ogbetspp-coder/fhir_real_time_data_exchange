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rIdH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</w:t>
      </w:r>
    </w:p>
    <w:sectPr xmlns:r="http://schemas.openxmlformats.org/officeDocument/2006/relationships">
      <w:headerReference w:type="default" r:id="rIdH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rIdH1.xml><?xml version="1.0" encoding="utf-8"?>
<w:hdr xmlns:w="http://schemas.openxmlformats.org/wordprocessingml/2006/main">
  <w:p>
    <w:r>
      <w:t xml:space="preserve">Header </w:t>
    </w:r>
    <w:ins w:id="1" w:author="Author" w:date="2026-01-01T00:00:00Z">
      <w:r>
        <w:t xml:space="preserve">new</w:t>
      </w:r>
    </w:ins>
    <w:del w:id="2" w:author="Author" w:date="2026-01-01T00:00:00Z">
      <w:r>
        <w:delText xml:space="preserve">old</w:delText>
      </w:r>
    </w:del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H1" Type="http://schemas.openxmlformats.org/officeDocument/2006/relationships/header" Target="rIdH1.xml"/></Relationships>
</file>