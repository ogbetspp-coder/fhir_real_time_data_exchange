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moveFromRangeStart w:id="5" w:author="Author" w:date="2026-01-01T00:00:00Z" w:name="move1"/>
      <w:moveFrom w:id="6" w:author="Author" w:date="2026-01-01T00:00:00Z">
        <w:r>
          <w:t xml:space="preserve">moved </w:t>
        </w:r>
      </w:moveFrom>
      <w:moveFromRangeEnd w:id="5"/>
      <w:r>
        <w:t xml:space="preserve">stays.</w:t>
      </w:r>
    </w:p>
    <w:p>
      <w:r>
        <w:t xml:space="preserve">Here: </w:t>
      </w:r>
      <w:moveToRangeStart w:id="7" w:author="Author" w:date="2026-01-01T00:00:00Z" w:name="move1"/>
      <w:moveTo w:id="8" w:author="Author" w:date="2026-01-01T00:00:00Z">
        <w:r>
          <w:t xml:space="preserve">moved </w:t>
        </w:r>
      </w:moveTo>
      <w:moveToRangeEnd w:id="7"/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