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  <w:rPr>
          <w:del w:id="9" w:author="Author" w:date="2026-01-01T00:00:00Z"/>
        </w:rPr>
      </w:pPr>
      <w:del w:id="2" w:author="Author" w:date="2026-01-01T00:00:00Z">
        <w:r>
          <w:delText xml:space="preserve">a heading</w:delText>
        </w:r>
      </w:del>
    </w:p>
    <w:tbl>
      <w:tblPr/>
      <w:tblGrid>
        <w:gridCol/>
      </w:tblGrid>
      <w:tr>
        <w:trPr>
          <w:del w:id="4" w:author="Author" w:date="2026-01-01T00:00:00Z"/>
        </w:trPr>
        <w:tc>
          <w:p>
            <w:del w:id="2" w:author="Author" w:date="2026-01-01T00:00:00Z">
              <w:r>
                <w:delText xml:space="preserve">gone</w:delText>
              </w:r>
            </w:del>
          </w:p>
        </w:tc>
      </w:tr>
    </w:tbl>
    <w:p>
      <w:pPr>
        <w:pStyle w:val="Quote"/>
      </w:pPr>
      <w:r>
        <w:t xml:space="preserve">after</w:t>
      </w:r>
    </w:p>
    <w:sectPr/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</w:lvl>
    <w:lvl w:ilvl="1">
      <w:start w:val="1"/>
      <w:numFmt w:val="lowerLetter"/>
      <w:lvlText w:val="%2)"/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</w:rPr>
  </w:style>
  <w:style w:type="paragraph" w:styleId="Quote">
    <w:name w:val="Quote"/>
    <w:basedOn w:val="Normal"/>
    <w:rPr>
      <w:i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