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Grid>
        <w:gridCol w:w="4000"/>
      </w:tblGrid>
      <w:tr>
        <w:tc>
          <w:p>
            <w:r>
              <w:t xml:space="preserve">kept</w:t>
            </w:r>
          </w:p>
        </w:tc>
      </w:tr>
      <w:tr>
        <w:trPr>
          <w:ins w:id="4" w:author="Author" w:date="2026-01-01T00:00:00Z"/>
        </w:trPr>
        <w:tc>
          <w:p>
            <w:ins w:id="1" w:author="Author" w:date="2026-01-01T00:00:00Z">
              <w:r>
                <w:t xml:space="preserve">new row</w:t>
              </w:r>
            </w:ins>
          </w:p>
        </w:tc>
      </w:tr>
    </w:tbl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