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Body</w:t>
      </w:r>
      <w:ins w:id="1" w:author="Author" w:date="2026-01-01T00:00:00Z">
        <w:r>
          <w:rPr>
            <w:rStyle w:val="FootnoteReference"/>
          </w:rPr>
          <w:footnoteReference w:id="1"/>
        </w:r>
      </w:ins>
      <w:r>
        <w:t xml:space="preserve"> text.</w:t>
      </w:r>
    </w:p>
    <w:sectPr/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note 1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/Relationships>
</file>