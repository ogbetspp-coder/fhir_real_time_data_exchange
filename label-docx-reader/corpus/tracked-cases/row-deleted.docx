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/>
      <w:tblGrid>
        <w:gridCol w:w="4000"/>
      </w:tblGrid>
      <w:tr>
        <w:tc>
          <w:p>
            <w:r>
              <w:t xml:space="preserve">kept</w:t>
            </w:r>
          </w:p>
        </w:tc>
      </w:tr>
      <w:tr>
        <w:trPr>
          <w:del w:id="4" w:author="Author" w:date="2026-01-01T00:00:00Z"/>
        </w:trPr>
        <w:tc>
          <w:p>
            <w:del w:id="2" w:author="Author" w:date="2026-01-01T00:00:00Z">
              <w:r>
                <w:delText xml:space="preserve">gone</w:delText>
              </w:r>
            </w:del>
          </w:p>
        </w:tc>
      </w:tr>
      <w:tr>
        <w:tc>
          <w:p>
            <w:r>
              <w:t xml:space="preserve">last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