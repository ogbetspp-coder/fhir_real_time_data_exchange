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</w:tblGrid>
      <w:tr w:rsidR="00B967D6" w14:paraId="01AB2406" w14:textId="77777777">
        <w:tblPrEx>
          <w:tblCellMar>
            <w:top w:w="0" w:type="dxa"/>
            <w:bottom w:w="0" w:type="dxa"/>
          </w:tblCellMar>
        </w:tblPrEx>
        <w:trPr>
          <w:del w:id="0" w:author="Author" w:date="2026-01-01T00:00:00Z"/>
        </w:trPr>
        <w:tc>
          <w:tcPr>
            <w:tcW w:w="0" w:type="auto"/>
          </w:tcPr>
          <w:p w14:paraId="20B9597F" w14:textId="4B3B0A3D" w:rsidR="00B967D6" w:rsidRDefault="00612554">
            <w:r>
              <w:t>before</w:t>
            </w:r>
          </w:p>
        </w:tc>
      </w:tr>
      <w:tr w:rsidR="00B967D6" w14:paraId="77C8A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1A737" w14:textId="77777777" w:rsidR="00B967D6" w:rsidRDefault="00612554">
            <w:r>
              <w:t>second row</w:t>
            </w:r>
          </w:p>
        </w:tc>
      </w:tr>
    </w:tbl>
    <w:p w14:paraId="671B722F" w14:textId="77777777" w:rsidR="00B967D6" w:rsidRDefault="00612554">
      <w:r>
        <w:t>after</w:t>
      </w:r>
    </w:p>
    <w:sectPr w:rsidR="00B96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16DB4"/>
    <w:multiLevelType w:val="multilevel"/>
    <w:tmpl w:val="DAC2C00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2834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7D6"/>
    <w:rsid w:val="001A0CBC"/>
    <w:rsid w:val="00612554"/>
    <w:rsid w:val="00B967D6"/>
    <w:rsid w:val="00C5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43F7E3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