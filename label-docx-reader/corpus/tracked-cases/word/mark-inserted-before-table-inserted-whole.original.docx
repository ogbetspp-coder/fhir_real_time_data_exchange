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3"/>
      </w:tblGrid>
      <w:tr w:rsidR="002874BC" w14:paraId="392D302D" w14:textId="77777777">
        <w:tblPrEx>
          <w:tblCellMar>
            <w:top w:w="0" w:type="dxa"/>
            <w:bottom w:w="0" w:type="dxa"/>
          </w:tblCellMar>
        </w:tblPrEx>
        <w:trPr>
          <w:ins w:id="0" w:author="Author" w:date="2026-01-01T00:00:00Z"/>
        </w:trPr>
        <w:tc>
          <w:tcPr>
            <w:tcW w:w="0" w:type="auto"/>
          </w:tcPr>
          <w:p w14:paraId="74F6BFE8" w14:textId="09894B71" w:rsidR="002874BC" w:rsidRDefault="002053F0">
            <w:r>
              <w:t>text</w:t>
            </w:r>
          </w:p>
        </w:tc>
      </w:tr>
    </w:tbl>
    <w:p w14:paraId="159E02CB" w14:textId="77777777" w:rsidR="002874BC" w:rsidRDefault="002053F0">
      <w:pPr>
        <w:pStyle w:val="Heading1"/>
      </w:pPr>
      <w:r>
        <w:t xml:space="preserve"> after</w:t>
      </w:r>
    </w:p>
    <w:sectPr w:rsidR="002874B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14761A"/>
    <w:multiLevelType w:val="multilevel"/>
    <w:tmpl w:val="0B588202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94641985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74BC"/>
    <w:rsid w:val="001A0CBC"/>
    <w:rsid w:val="002053F0"/>
    <w:rsid w:val="002420C1"/>
    <w:rsid w:val="00287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575421D"/>
  <w15:docId w15:val="{CFCA2964-3E9C-0649-9ADE-D00504528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2026-10-08T22:55:00Z</dcterms:created>
  <dcterms:modified xsi:type="dcterms:W3CDTF">2026-10-08T22:55:00Z</dcterms:modified>
</cp:coreProperties>
</file>