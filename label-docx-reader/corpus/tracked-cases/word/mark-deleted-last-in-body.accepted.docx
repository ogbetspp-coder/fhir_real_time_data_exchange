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3CC3B" w14:textId="77777777" w:rsidR="00E57C7C" w:rsidRDefault="00622B98">
      <w:r>
        <w:t>one</w:t>
      </w:r>
    </w:p>
    <w:p w14:paraId="49FEC242" w14:textId="77777777" w:rsidR="00E57C7C" w:rsidRDefault="00622B98">
      <w:pPr>
        <w:rPr>
          <w:del w:id="0" w:author="Author" w:date="2026-01-01T00:00:00Z"/>
        </w:rPr>
      </w:pPr>
      <w:r>
        <w:t>last</w:t>
      </w:r>
    </w:p>
    <w:sectPr w:rsidR="00E57C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715687"/>
    <w:multiLevelType w:val="multilevel"/>
    <w:tmpl w:val="72CA478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330428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7C7C"/>
    <w:rsid w:val="001E16DB"/>
    <w:rsid w:val="00622B98"/>
    <w:rsid w:val="007F6360"/>
    <w:rsid w:val="00E5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F19D61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