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ins w:id="1" w:author="Author" w:date="2026-01-01T00:00:00Z">
        <w:del w:id="2" w:author="Author" w:date="2026-01-01T00:00:00Z">
          <w:r>
            <w:delText xml:space="preserve">b</w:delText>
          </w:r>
        </w:del>
        <w:r>
          <w:t xml:space="preserve">c</w:t>
        </w:r>
      </w:ins>
      <w:r>
        <w:t xml:space="preserve">d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