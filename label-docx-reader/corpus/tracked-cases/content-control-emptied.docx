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sdt>
      <w:sdtPr>
        <w:alias w:val="Name"/>
      </w:sdtPr>
      <w:sdtContent>
        <w:p>
          <w:ins w:id="1" w:author="Author" w:date="2026-01-01T00:00:00Z">
            <w:r>
              <w:t xml:space="preserve">all new</w:t>
            </w:r>
          </w:ins>
        </w:p>
      </w:sdtContent>
    </w:sdt>
    <w:p>
      <w:r>
        <w:t xml:space="preserve">after</w:t>
      </w:r>
    </w:p>
    <w:sectPr/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lvlText w:val="%1."/>
    </w:lvl>
    <w:lvl w:ilvl="1">
      <w:start w:val="1"/>
      <w:numFmt w:val="lowerLetter"/>
      <w:lvlText w:val="%2)"/>
    </w:lvl>
  </w:abstractNum>
  <w:num w:numId="1">
    <w:abstractNumId w:val="1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</w:rPr>
  </w:style>
  <w:style w:type="paragraph" w:styleId="Quote">
    <w:name w:val="Quote"/>
    <w:basedOn w:val="Normal"/>
    <w:rPr>
      <w:i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