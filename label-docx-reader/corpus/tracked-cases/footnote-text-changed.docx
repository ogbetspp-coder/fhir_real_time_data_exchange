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Body</w:t>
      </w:r>
      <w:r>
        <w:footnoteReference w:id="1"/>
      </w:r>
    </w:p>
    <w:sectPr/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r>
        <w:footnoteRef/>
      </w:r>
      <w:r>
        <w:t xml:space="preserve"> note </w:t>
      </w:r>
      <w:del w:id="2" w:author="Author" w:date="2026-01-01T00:00:00Z">
        <w:r>
          <w:delText xml:space="preserve">old</w:delText>
        </w:r>
      </w:del>
      <w:ins w:id="1" w:author="Author" w:date="2026-01-01T00:00:00Z">
        <w:r>
          <w:t xml:space="preserve">new</w:t>
        </w:r>
      </w:ins>
    </w:p>
  </w:footnote>
</w:footnotes>
</file>

<file path=word/numbering.xml><?xml version="1.0" encoding="utf-8"?>
<w:numbering xmlns:w="http://schemas.openxmlformats.org/wordprocessingml/2006/main">
  <w:abstractNum w:abstractNumId="1">
    <w:lvl w:ilvl="0">
      <w:start w:val="1"/>
      <w:numFmt w:val="decimal"/>
      <w:lvlText w:val="%1."/>
    </w:lvl>
    <w:lvl w:ilvl="1">
      <w:start w:val="1"/>
      <w:numFmt w:val="lowerLetter"/>
      <w:lvlText w:val="%2)"/>
    </w:lvl>
  </w:abstractNum>
  <w:num w:numId="1">
    <w:abstractNumId w:val="1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</w:rPr>
  </w:style>
  <w:style w:type="paragraph" w:styleId="Quote">
    <w:name w:val="Quote"/>
    <w:basedOn w:val="Normal"/>
    <w:rPr>
      <w:i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/Relationships>
</file>