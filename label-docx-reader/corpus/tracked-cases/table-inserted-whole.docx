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/>
      <w:tblGrid>
        <w:gridCol/>
      </w:tblGrid>
      <w:tr>
        <w:trPr>
          <w:ins w:id="4" w:author="Author" w:date="2026-01-01T00:00:00Z"/>
        </w:trPr>
        <w:tc>
          <w:p>
            <w:ins w:id="1" w:author="Author" w:date="2026-01-01T00:00:00Z">
              <w:r>
                <w:t xml:space="preserve">new</w:t>
              </w:r>
            </w:ins>
          </w:p>
        </w:tc>
      </w:tr>
    </w:tbl>
    <w:p>
      <w:r>
        <w:t xml:space="preserve">between</w:t>
      </w:r>
    </w:p>
    <w:tbl>
      <w:tblPr/>
      <w:tblGrid>
        <w:gridCol/>
      </w:tblGrid>
      <w:tr>
        <w:tc>
          <w:p>
            <w:r>
              <w:t xml:space="preserve">kept</w:t>
            </w:r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