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See </w:t>
      </w:r>
      <w:ins w:id="20" w:author="Author" w:date="2026-01-01T00:00:00Z">
        <w:r>
          <w:fldChar w:fldCharType="begin"/>
        </w:r>
        <w:r>
          <w:instrText xml:space="preserve"> HYPERLINK "</w:instrText>
        </w:r>
      </w:ins>
      <w:r>
        <w:instrText xml:space="preserve">http</w:instrText>
      </w:r>
      <w:ins w:id="21" w:author="Author" w:date="2026-01-01T00:00:00Z">
        <w:r>
          <w:instrText xml:space="preserve">s</w:instrText>
        </w:r>
      </w:ins>
      <w:r>
        <w:instrText xml:space="preserve">://www.ema.europa.eu</w:instrText>
      </w:r>
      <w:ins w:id="22" w:author="Author" w:date="2026-01-01T00:00:00Z">
        <w:r>
          <w:instrText xml:space="preserve">" </w:instrText>
        </w:r>
        <w:r>
          <w:fldChar w:fldCharType="separate"/>
        </w:r>
      </w:ins>
      <w:r>
        <w:t xml:space="preserve">www.ema</w:t>
      </w:r>
      <w:ins w:id="23" w:author="Author" w:date="2026-01-01T00:00:00Z">
        <w:r>
          <w:t xml:space="preserve">.europa</w:t>
        </w:r>
      </w:ins>
      <w:r>
        <w:t xml:space="preserve">.eu</w:t>
      </w:r>
      <w:ins w:id="24" w:author="Author" w:date="2026-01-01T00:00:00Z">
        <w:r>
          <w:fldChar w:fldCharType="end"/>
        </w:r>
      </w:ins>
      <w:r>
        <w:t xml:space="preserve">.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Quote">
    <w:name w:val="Quote"/>
    <w:basedOn w:val="Normal"/>
    <w:rPr>
      <w:i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