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tbl>
      <w:tblPr/>
      <w:tblGrid>
        <w:gridCol w:w="4000"/>
      </w:tblGrid>
      <w:tr>
        <w:tc>
          <w:p>
            <w:pPr>
              <w:rPr>
                <w:del w:id="10" w:author="Author" w:date="2026-01-01T00:00:00Z"/>
              </w:rPr>
            </w:pPr>
            <w:r>
              <w:t xml:space="preserve">first</w:t>
            </w:r>
          </w:p>
          <w:p>
            <w:pPr>
              <w:rPr>
                <w:del w:id="9" w:author="Author" w:date="2026-01-01T00:00:00Z"/>
              </w:rPr>
            </w:pPr>
            <w:r>
              <w:t xml:space="preserve">last</w:t>
            </w:r>
          </w:p>
        </w:tc>
      </w:tr>
    </w:tbl>
    <w:p>
      <w:r>
        <w:t xml:space="preserve">after</w:t>
      </w:r>
    </w:p>
    <w:sectPr/>
  </w:body>
</w:document>
</file>

<file path=word/numbering.xml><?xml version="1.0" encoding="utf-8"?>
<w:numbering xmlns:w="http://schemas.openxmlformats.org/wordprocessingml/2006/main">
  <w:abstractNum w:abstractNumId="1">
    <w:lvl w:ilvl="0">
      <w:start w:val="1"/>
      <w:numFmt w:val="decimal"/>
      <w:lvlText w:val="%1."/>
    </w:lvl>
    <w:lvl w:ilvl="1">
      <w:start w:val="1"/>
      <w:numFmt w:val="lowerLetter"/>
      <w:lvlText w:val="%2)"/>
    </w:lvl>
  </w:abstractNum>
  <w:num w:numId="1">
    <w:abstractNumId w:val="1"/>
  </w:num>
</w:numbering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</w:rPr>
  </w:style>
  <w:style w:type="paragraph" w:styleId="Quote">
    <w:name w:val="Quote"/>
    <w:basedOn w:val="Normal"/>
    <w:rPr>
      <w:i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