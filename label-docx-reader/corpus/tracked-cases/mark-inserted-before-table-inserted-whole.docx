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Quote"/>
        <w:rPr>
          <w:ins w:id="9" w:author="Author" w:date="2026-01-01T00:00:00Z"/>
        </w:rPr>
      </w:pPr>
      <w:r>
        <w:t xml:space="preserve">text</w:t>
      </w:r>
    </w:p>
    <w:tbl>
      <w:tblPr/>
      <w:tblGrid>
        <w:gridCol w:w="4000"/>
      </w:tblGrid>
      <w:tr>
        <w:trPr>
          <w:ins w:id="4" w:author="Author" w:date="2026-01-01T00:00:00Z"/>
        </w:trPr>
        <w:tc>
          <w:p>
            <w:ins w:id="1" w:author="Author" w:date="2026-01-01T00:00:00Z">
              <w:r>
                <w:t xml:space="preserve">new</w:t>
              </w:r>
            </w:ins>
          </w:p>
        </w:tc>
      </w:tr>
    </w:tbl>
    <w:p>
      <w:pPr>
        <w:pStyle w:val="Heading1"/>
      </w:pPr>
      <w:r>
        <w:t xml:space="preserve"> 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