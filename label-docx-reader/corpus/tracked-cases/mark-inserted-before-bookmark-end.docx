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ins w:id="9" w:author="Author" w:date="2026-01-01T00:00:00Z"/>
        </w:rPr>
      </w:pPr>
      <w:bookmarkStart w:id="5" w:name="Mark"/>
      <w:r>
        <w:t xml:space="preserve">a</w:t>
      </w:r>
    </w:p>
    <w:bookmarkEnd w:id="5"/>
    <w:p>
      <w:ins w:id="1" w:author="Author" w:date="2026-01-01T00:00:00Z">
        <w:r>
          <w:t xml:space="preserve">b</w:t>
        </w:r>
      </w:ins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