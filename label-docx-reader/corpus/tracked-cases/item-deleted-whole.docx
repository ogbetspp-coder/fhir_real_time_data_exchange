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pPr>
        <w:numPr>
          <w:ilvl w:val="0"/>
          <w:numId w:val="1"/>
        </w:numPr>
      </w:pPr>
      <w:r>
        <w:t xml:space="preserve">one</w:t>
      </w:r>
    </w:p>
    <w:p>
      <w:pPr>
        <w:numPr>
          <w:ilvl w:val="0"/>
          <w:numId w:val="1"/>
        </w:numPr>
        <w:rPr>
          <w:del w:id="9" w:author="Author" w:date="2026-01-01T00:00:00Z"/>
        </w:rPr>
      </w:pPr>
      <w:del w:id="2" w:author="Author" w:date="2026-01-01T00:00:00Z">
        <w:r>
          <w:delText xml:space="preserve">two</w:delText>
        </w:r>
      </w:del>
    </w:p>
    <w:p>
      <w:pPr>
        <w:numPr>
          <w:ilvl w:val="1"/>
          <w:numId w:val="1"/>
        </w:numPr>
      </w:pPr>
      <w:r>
        <w:t xml:space="preserve">three</w:t>
      </w:r>
    </w:p>
    <w:p>
      <w:pPr>
        <w:numPr>
          <w:ilvl w:val="0"/>
          <w:numId w:val="1"/>
        </w:numPr>
      </w:pPr>
      <w:r>
        <w:t xml:space="preserve">four</w:t>
      </w:r>
    </w:p>
    <w:sectPr/>
  </w:body>
</w:document>
</file>

<file path=word/numbering.xml><?xml version="1.0" encoding="utf-8"?>
<w:numbering xmlns:w="http://schemas.openxmlformats.org/wordprocessingml/2006/main">
  <w:abstractNum w:abstractNumId="1">
    <w:lvl w:ilvl="0">
      <w:start w:val="1"/>
      <w:numFmt w:val="decimal"/>
      <w:lvlText w:val="%1."/>
    </w:lvl>
    <w:lvl w:ilvl="1">
      <w:start w:val="1"/>
      <w:numFmt w:val="lowerLetter"/>
      <w:lvlText w:val="%2)"/>
    </w:lvl>
  </w:abstractNum>
  <w:num w:numId="1">
    <w:abstractNumId w:val="1"/>
  </w:num>
</w:numbering>
</file>

<file path=word/styles.xml><?xml version="1.0" encoding="utf-8"?>
<w:styles xmlns:w="http://schemas.openxmlformats.org/wordprocessingml/2006/main">
  <w:style w:type="paragraph" w:default="1" w:styleId="Normal">
    <w:name w:val="Normal"/>
  </w:style>
  <w:style w:type="paragraph" w:styleId="Heading1">
    <w:name w:val="heading 1"/>
    <w:basedOn w:val="Normal"/>
    <w:pPr>
      <w:outlineLvl w:val="0"/>
    </w:pPr>
    <w:rPr>
      <w:b/>
    </w:rPr>
  </w:style>
  <w:style w:type="paragraph" w:styleId="Quote">
    <w:name w:val="Quote"/>
    <w:basedOn w:val="Normal"/>
    <w:rPr>
      <w:i/>
    </w:rPr>
  </w:style>
</w:style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/Relationships>
</file>