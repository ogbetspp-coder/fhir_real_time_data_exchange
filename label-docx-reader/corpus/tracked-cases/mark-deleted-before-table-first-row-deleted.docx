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del w:id="9" w:author="Author" w:date="2026-01-01T00:00:00Z"/>
        </w:rPr>
      </w:pPr>
      <w:r>
        <w:t xml:space="preserve">before</w:t>
      </w:r>
    </w:p>
    <w:tbl>
      <w:tblPr/>
      <w:tblGrid>
        <w:gridCol w:w="4000"/>
      </w:tblGrid>
      <w:tr>
        <w:trPr>
          <w:del w:id="4" w:author="Author" w:date="2026-01-01T00:00:00Z"/>
        </w:trPr>
        <w:tc>
          <w:p>
            <w:del w:id="2" w:author="Author" w:date="2026-01-01T00:00:00Z">
              <w:r>
                <w:delText xml:space="preserve">first row</w:delText>
              </w:r>
            </w:del>
          </w:p>
        </w:tc>
      </w:tr>
      <w:tr>
        <w:tc>
          <w:p>
            <w:r>
              <w:t xml:space="preserve">second row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