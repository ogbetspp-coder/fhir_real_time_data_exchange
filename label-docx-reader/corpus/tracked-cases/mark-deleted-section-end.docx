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/>
        <w:rPr>
          <w:del w:id="9" w:author="Author" w:date="2026-01-01T00:00:00Z"/>
        </w:rPr>
      </w:pPr>
      <w:r>
        <w:t xml:space="preserve">first section</w:t>
      </w:r>
    </w:p>
    <w:p>
      <w:r>
        <w:t xml:space="preserve">second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