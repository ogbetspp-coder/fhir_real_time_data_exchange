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Quote"/>
        <w:rPr>
          <w:del w:id="9" w:author="Author" w:date="2026-01-01T00:00:00Z"/>
        </w:rPr>
      </w:pPr>
      <w:r>
        <w:t xml:space="preserve">a quote</w:t>
      </w:r>
    </w:p>
    <w:tbl>
      <w:tblPr/>
      <w:tblGrid>
        <w:gridCol w:w="4000"/>
      </w:tblGrid>
      <w:tr>
        <w:tc>
          <w:p>
            <w:pPr>
              <w:pStyle w:val="Heading1"/>
            </w:pPr>
            <w:r>
              <w:t xml:space="preserve"> in a heading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