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See </w:t>
      </w:r>
      <w:del w:id="20" w:author="Author" w:date="2026-01-01T00:00:00Z">
        <w:r>
          <w:fldChar w:fldCharType="begin"/>
        </w:r>
      </w:del>
      <w:del w:id="21" w:author="Author" w:date="2026-01-01T00:00:00Z">
        <w:r>
          <w:delInstrText xml:space="preserve"> HYPERLINK "https://www.ema.europa.eu" </w:delInstrText>
        </w:r>
      </w:del>
      <w:del w:id="22" w:author="Author" w:date="2026-01-01T00:00:00Z">
        <w:r>
          <w:fldChar w:fldCharType="separate"/>
        </w:r>
      </w:del>
      <w:del w:id="23" w:author="Author" w:date="2026-01-01T00:00:00Z">
        <w:r>
          <w:delText xml:space="preserve">the site</w:delText>
        </w:r>
      </w:del>
      <w:del w:id="24" w:author="Author" w:date="2026-01-01T00:00:00Z">
        <w:r>
          <w:fldChar w:fldCharType="end"/>
        </w:r>
      </w:del>
      <w:r>
        <w:t xml:space="preserve">.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