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del w:id="9" w:author="Author" w:date="2026-01-01T00:00:00Z"/>
        </w:rPr>
      </w:pPr>
    </w:p>
    <w:tbl>
      <w:tblPr/>
      <w:tblGrid>
        <w:gridCol/>
      </w:tblGrid>
      <w:tr>
        <w:trPr>
          <w:del w:id="4" w:author="Author" w:date="2026-01-01T00:00:00Z"/>
        </w:trPr>
        <w:tc>
          <w:p>
            <w:del w:id="2" w:author="Author" w:date="2026-01-01T00:00:00Z">
              <w:r>
                <w:delText xml:space="preserve">gone</w:delText>
              </w:r>
            </w:del>
          </w:p>
        </w:tc>
      </w:tr>
    </w:tbl>
    <w:p>
      <w:r>
        <w:t xml:space="preserve">after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